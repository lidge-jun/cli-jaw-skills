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</w:t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Footer </w:t>
    </w:r>
    <w:del w:id="6" w:author="Agent" w:date="2026-03-27T00:00:00Z">
      <w:r>
        <w:delText>remove</w:delText>
      </w:r>
    </w:del>
  </w:p>
</w:ftr>
</file>

<file path=word/header1.xml><?xml version="1.0" encoding="utf-8"?>
<w:hdr xmlns:w="http://schemas.openxmlformats.org/wordprocessingml/2006/main">
  <w:p>
    <w:r>
      <w:t>Header </w:t>
    </w:r>
    <w:ins w:id="5" w:author="Agent" w:date="2026-03-27T00:00:00Z">
      <w:r>
        <w:t>insert</w:t>
      </w:r>
    </w:ins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