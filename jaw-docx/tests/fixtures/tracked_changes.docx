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Normal paragraph text.</w:t>
      </w:r>
    </w:p>
    <w:p>
      <w:r>
        <w:t>Before change </w:t>
      </w:r>
      <w:ins w:id="1" w:author="Author" w:date="2026-01-15T10:00:00Z">
        <w:r>
          <w:t>inserted text</w:t>
        </w:r>
      </w:ins>
      <w:r>
        <w:t> after insert.</w:t>
      </w:r>
    </w:p>
    <w:p>
      <w:r>
        <w:t>Before deletion </w:t>
      </w:r>
      <w:del w:id="2" w:author="Author" w:date="2026-01-15T11:00:00Z">
        <w:r>
          <w:delText>removed text</w:delText>
        </w:r>
      </w:del>
      <w:r>
        <w:t> after delete.</w:t>
      </w:r>
    </w:p>
  </w:body>
</w:document>
</file>

<file path=word/_rels/document.xml.rels><?xml version="1.0" encoding="UTF-8" standalone="yes"?>
<Relationships xmlns="http://schemas.openxmlformats.org/package/2006/relationships"/>
</file>